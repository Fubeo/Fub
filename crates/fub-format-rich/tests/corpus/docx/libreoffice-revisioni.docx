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Il testo </w:t>
      </w:r>
      <w:ins w:id="0" w:author="Ada Rossi" w:date="2026-10-21T09:00:00Z">
        <w:r>
          <w:rPr/>
          <w:t xml:space="preserve">aggiunto </w:t>
        </w:r>
      </w:ins>
      <w:del w:id="1" w:author="Bea Neri" w:date="2026-10-21T09:05:00Z">
        <w:r>
          <w:rPr/>
          <w:delText xml:space="preserve">tolto </w:delText>
        </w:r>
      </w:del>
      <w:r>
        <w:rPr/>
        <w:t>resta.</w:t>
      </w:r>
    </w:p>
    <w:p>
      <w:pPr>
        <w:pStyle w:val="Normal"/>
        <w:bidi w:val="0"/>
        <w:jc w:val="start"/>
        <w:rPr/>
      </w:pPr>
      <w:r>
        <w:rPr/>
        <w:t>Un paragrafo senza revisioni.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LibreOffice_project/b4b39682cd9868fa725bc664aff94278d315bd04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