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html" ContentType="text/ht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m="http://schemas.openxmlformats.org/officeDocument/2006/math" xmlns:w14="http://schemas.microsoft.com/office/word/2010/wordml" mc:Ignorable="w14">
  <w:body>
    <w:p>
      <w:pPr>
        <w:pStyle w:val="Heading1"/>
      </w:pPr>
      <w:r>
        <w:t xml:space="preserve">Bozza con revisioni</w:t>
      </w:r>
    </w:p>
    <w:p>
      <w:r>
        <w:t xml:space="preserve">Il testo </w:t>
      </w:r>
      <w:ins w:id="1" w:author="Ada Rossi" w:date="2026-10-01T09:00:00Z">
        <w:r>
          <w:t xml:space="preserve">aggiunto </w:t>
        </w:r>
      </w:ins>
      <w:del w:id="2" w:author="Bea Neri" w:date="2026-10-01T09:05:00Z">
        <w:r>
          <w:delText xml:space="preserve">tolto </w:delText>
        </w:r>
      </w:del>
      <w:r>
        <w:t>resta.</w:t>
      </w:r>
    </w:p>
    <w:p>
      <w:moveFromRangeStart w:id="3" w:author="Ada Rossi" w:date="2026-10-01T09:10:00Z" w:name="move1"/>
      <w:moveFrom w:id="4" w:author="Ada Rossi" w:date="2026-10-01T09:10:00Z">
        <w:r>
          <w:t>Frase spostata.</w:t>
        </w:r>
      </w:moveFrom>
      <w:moveFromRangeEnd w:id="3"/>
    </w:p>
    <w:p>
      <w:r>
        <w:t xml:space="preserve">Un paragrafo in mezzo.</w:t>
      </w:r>
    </w:p>
    <w:p>
      <w:moveToRangeStart w:id="5" w:author="Ada Rossi" w:date="2026-10-01T09:10:00Z" w:name="move1"/>
      <w:moveTo w:id="6" w:author="Ada Rossi" w:date="2026-10-01T09:10:00Z">
        <w:r>
          <w:t>Frase spostata.</w:t>
        </w:r>
      </w:moveTo>
      <w:moveToRangeEnd w:id="5"/>
    </w:p>
    <w:sectPr>
      <w:pgSz w:w="11906" w:h="16838"/>
      <w:pgMar w:top="1417" w:right="1134" w:bottom="1134" w:left="1134" w:header="708" w:footer="708" w:gutter="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>
  <w:zoom w:percent="100"/>
  <w:trackRevisions/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MS Mincho" w:cs="Arial"/>
        <w:sz w:val="22"/>
        <w:lang w:val="it-IT" w:eastAsia="ja-JP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24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b/>
      <w:sz w:val="26"/>
    </w:rPr>
  </w:style>
  <w:style w:type="paragraph" w:styleId="ListParagraph">
    <w:name w:val="List Paragraph"/>
    <w:basedOn w:val="Normal"/>
    <w:pPr>
      <w:ind w:left="720"/>
    </w:pPr>
  </w:style>
  <w:style w:type="character" w:default="1" w:styleId="DefaultParagraphFont">
    <w:name w:val="Default Paragraph Font"/>
  </w:style>
  <w:style w:type="character" w:styleId="FootnoteReference">
    <w:name w:val="footnote reference"/>
    <w:rPr>
      <w:vertAlign w:val="superscript"/>
    </w:rPr>
  </w:style>
  <w:style w:type="table" w:default="1" w:styleId="TableNormal">
    <w:name w:val="Normal Table"/>
    <w:tblPr>
      <w:tblInd w:w="0" w:type="dxa"/>
      <w:tblCellMar>
        <w:left w:w="108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