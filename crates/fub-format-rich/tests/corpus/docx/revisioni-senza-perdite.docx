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pPr>
        <w:pStyle w:val="Heading1"/>
      </w:pPr>
      <w:r>
        <w:t xml:space="preserve">Bozza con revisioni</w:t>
      </w:r>
    </w:p>
    <w:p>
      <w:r>
        <w:t xml:space="preserve">Il testo </w:t>
      </w:r>
      <w:ins w:id="1" w:author="Ada Rossi" w:date="2026-10-01T09:00:00Z">
        <w:r>
          <w:t xml:space="preserve">aggiunto </w:t>
        </w:r>
      </w:ins>
      <w:del w:id="2" w:author="Bea Neri" w:date="2026-10-01T09:05:00Z">
        <w:r>
          <w:delText xml:space="preserve">tolto </w:delText>
        </w:r>
      </w:del>
      <w:r>
        <w:t>resta.</w:t>
      </w:r>
    </w:p>
    <w:p>
      <w:moveFromRangeStart w:id="3" w:author="Ada Rossi" w:date="2026-10-01T09:10:00Z" w:name="move1"/>
      <w:moveFrom w:id="4" w:author="Ada Rossi" w:date="2026-10-01T09:10:00Z">
        <w:r>
          <w:t>Frase spostata.</w:t>
        </w:r>
      </w:moveFrom>
      <w:moveFromRangeEnd w:id="3"/>
    </w:p>
    <w:p>
      <w:r>
        <w:t xml:space="preserve">Un paragrafo in mezzo.</w:t>
      </w:r>
    </w:p>
    <w:p>
      <w:moveToRangeStart w:id="5" w:author="Ada Rossi" w:date="2026-10-01T09:10:00Z" w:name="move1"/>
      <w:moveTo w:id="6" w:author="Ada Rossi" w:date="2026-10-01T09:10:00Z">
        <w:r>
          <w:t>Frase spostata.</w:t>
        </w:r>
      </w:moveTo>
      <w:moveToRangeEnd w:id="5"/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trackRevision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